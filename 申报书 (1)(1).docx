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1229C">
      <w:pPr>
        <w:spacing w:before="0" w:after="0" w:line="360" w:lineRule="auto"/>
        <w:jc w:val="both"/>
        <w:rPr>
          <w:rFonts w:hint="eastAsia" w:ascii="Times New Roman Regular" w:hAnsi="Times New Roman Regular" w:eastAsia="黑体" w:cs="Times New Roman Regular"/>
          <w:b w:val="0"/>
          <w:sz w:val="32"/>
          <w:lang w:val="en-US" w:eastAsia="zh-CN"/>
        </w:rPr>
      </w:pPr>
      <w:r>
        <w:rPr>
          <w:rFonts w:hint="default" w:ascii="Times New Roman Regular" w:hAnsi="Times New Roman Regular" w:eastAsia="黑体" w:cs="Times New Roman Regular"/>
          <w:b w:val="0"/>
          <w:sz w:val="32"/>
        </w:rPr>
        <w:t>附件</w:t>
      </w:r>
      <w:r>
        <w:rPr>
          <w:rFonts w:hint="eastAsia" w:ascii="Times New Roman Regular" w:hAnsi="Times New Roman Regular" w:eastAsia="黑体" w:cs="Times New Roman Regular"/>
          <w:b w:val="0"/>
          <w:sz w:val="32"/>
          <w:lang w:val="en-US" w:eastAsia="zh-CN"/>
        </w:rPr>
        <w:t>2</w:t>
      </w:r>
    </w:p>
    <w:p w14:paraId="155ADADD">
      <w:pPr>
        <w:spacing w:before="0" w:after="0" w:line="360" w:lineRule="auto"/>
        <w:jc w:val="both"/>
        <w:rPr>
          <w:rFonts w:hint="default" w:ascii="Times New Roman Regular" w:hAnsi="Times New Roman Regular" w:eastAsia="黑体" w:cs="Times New Roman Regular"/>
          <w:b w:val="0"/>
          <w:sz w:val="32"/>
          <w:lang w:val="en-US" w:eastAsia="zh-CN"/>
        </w:rPr>
      </w:pPr>
    </w:p>
    <w:p w14:paraId="00A020CB">
      <w:pPr>
        <w:spacing w:before="0" w:after="160" w:line="360" w:lineRule="auto"/>
        <w:jc w:val="center"/>
        <w:rPr>
          <w:rFonts w:hint="default" w:ascii="Times New Roman Regular" w:hAnsi="Times New Roman Regular" w:cs="Times New Roman Regular"/>
          <w:sz w:val="44"/>
          <w:szCs w:val="24"/>
        </w:rPr>
      </w:pPr>
      <w:r>
        <w:rPr>
          <w:rFonts w:hint="default" w:ascii="Times New Roman Regular" w:hAnsi="Times New Roman Regular" w:eastAsia="方正小标宋简体" w:cs="Times New Roman Regular"/>
          <w:b w:val="0"/>
          <w:sz w:val="44"/>
          <w:szCs w:val="24"/>
        </w:rPr>
        <w:t>浙江大学校园AI</w:t>
      </w:r>
      <w:r>
        <w:rPr>
          <w:rFonts w:hint="eastAsia" w:ascii="Times New Roman Regular" w:hAnsi="Times New Roman Regular" w:eastAsia="方正小标宋简体" w:cs="Times New Roman Regular"/>
          <w:b w:val="0"/>
          <w:sz w:val="44"/>
          <w:szCs w:val="24"/>
          <w:lang w:eastAsia="zh-CN"/>
        </w:rPr>
        <w:t>创新应用大赛</w:t>
      </w:r>
      <w:r>
        <w:rPr>
          <w:rFonts w:hint="default" w:ascii="Times New Roman Regular" w:hAnsi="Times New Roman Regular" w:eastAsia="方正小标宋简体" w:cs="Times New Roman Regular"/>
          <w:b w:val="0"/>
          <w:sz w:val="44"/>
          <w:szCs w:val="24"/>
        </w:rPr>
        <w:t>申报书</w:t>
      </w:r>
    </w:p>
    <w:tbl>
      <w:tblPr>
        <w:tblStyle w:val="15"/>
        <w:tblW w:w="88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6"/>
        <w:gridCol w:w="6233"/>
      </w:tblGrid>
      <w:tr w14:paraId="6E984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tblHeader/>
          <w:jc w:val="center"/>
        </w:trPr>
        <w:tc>
          <w:tcPr>
            <w:tcW w:w="2606" w:type="dxa"/>
            <w:vAlign w:val="center"/>
          </w:tcPr>
          <w:p w14:paraId="1568F6DD">
            <w:pPr>
              <w:spacing w:before="40" w:after="40" w:line="240" w:lineRule="auto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 w:val="0"/>
                <w:sz w:val="21"/>
              </w:rPr>
              <w:t>作品名称</w:t>
            </w:r>
          </w:p>
        </w:tc>
        <w:tc>
          <w:tcPr>
            <w:tcW w:w="6233" w:type="dxa"/>
            <w:vAlign w:val="center"/>
          </w:tcPr>
          <w:p w14:paraId="50F30927">
            <w:pPr>
              <w:spacing w:before="40" w:after="40" w:line="240" w:lineRule="auto"/>
              <w:jc w:val="both"/>
              <w:rPr>
                <w:rFonts w:hint="default" w:ascii="Times New Roman Regular" w:hAnsi="Times New Roman Regular" w:eastAsia="仿宋_GB2312" w:cs="Times New Roman Regular"/>
                <w:lang w:val="en-US" w:eastAsia="zh-CN"/>
              </w:rPr>
            </w:pPr>
            <w:ins w:id="0" w:author="陈莹珏" w:date="2026-10-15T19:13:58Z">
              <w:r>
                <w:rPr>
                  <w:rFonts w:hint="eastAsia" w:ascii="Times New Roman Regular" w:hAnsi="Times New Roman Regular" w:cs="Times New Roman Regular"/>
                  <w:lang w:val="en-US" w:eastAsia="zh-CN"/>
                </w:rPr>
                <w:t>引航岛 ——</w:t>
              </w:r>
            </w:ins>
            <w:ins w:id="1" w:author="陈莹珏" w:date="2026-10-17T17:56:54Z">
              <w:r>
                <w:rPr>
                  <w:rFonts w:hint="eastAsia" w:ascii="Times New Roman Regular" w:hAnsi="Times New Roman Regular" w:cs="Times New Roman Regular"/>
                  <w:lang w:val="en-US" w:eastAsia="zh-CN"/>
                </w:rPr>
                <w:t>智</w:t>
              </w:r>
            </w:ins>
            <w:ins w:id="2" w:author="陈莹珏" w:date="2026-10-17T17:56:46Z">
              <w:r>
                <w:rPr>
                  <w:rFonts w:hint="eastAsia" w:ascii="Times New Roman Regular" w:hAnsi="Times New Roman Regular" w:cs="Times New Roman Regular"/>
                  <w:lang w:val="en-US" w:eastAsia="zh-CN"/>
                </w:rPr>
                <w:t>能校园互助与活动协作平台</w:t>
              </w:r>
            </w:ins>
          </w:p>
        </w:tc>
      </w:tr>
      <w:tr w14:paraId="1073B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2606" w:type="dxa"/>
            <w:vAlign w:val="center"/>
          </w:tcPr>
          <w:p w14:paraId="3DCA3C2F">
            <w:pPr>
              <w:spacing w:before="40" w:after="40" w:line="240" w:lineRule="auto"/>
              <w:jc w:val="both"/>
              <w:rPr>
                <w:rFonts w:hint="eastAsia" w:ascii="Times New Roman Regular" w:hAnsi="Times New Roman Regular" w:eastAsia="仿宋_GB2312" w:cs="Times New Roman Regular"/>
                <w:lang w:eastAsia="zh-CN"/>
              </w:rPr>
            </w:pPr>
            <w:r>
              <w:rPr>
                <w:rFonts w:hint="eastAsia" w:ascii="Times New Roman Regular" w:hAnsi="Times New Roman Regular" w:eastAsia="黑体" w:cs="Times New Roman Regular"/>
                <w:b w:val="0"/>
                <w:sz w:val="21"/>
                <w:lang w:val="en-US" w:eastAsia="zh-CN"/>
              </w:rPr>
              <w:t>比赛赛道</w:t>
            </w:r>
          </w:p>
        </w:tc>
        <w:tc>
          <w:tcPr>
            <w:tcW w:w="6233" w:type="dxa"/>
            <w:vAlign w:val="center"/>
          </w:tcPr>
          <w:p w14:paraId="3FE9F4D5">
            <w:pPr>
              <w:spacing w:before="40" w:after="40" w:line="240" w:lineRule="auto"/>
              <w:jc w:val="both"/>
              <w:rPr>
                <w:rFonts w:hint="default" w:ascii="Times New Roman Regular" w:hAnsi="Times New Roman Regular" w:cs="Times New Roman Regular"/>
              </w:rPr>
            </w:pPr>
            <w:del w:id="3" w:author="陈莹珏" w:date="2026-10-15T19:14:01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delText>□</w:delText>
              </w:r>
            </w:del>
            <w:ins w:id="4" w:author="陈莹珏" w:date="2026-10-15T19:14:01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eastAsia="zh-CN"/>
                </w:rPr>
                <w:t>☑</w:t>
              </w:r>
            </w:ins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学生组　□教师组</w:t>
            </w:r>
          </w:p>
        </w:tc>
      </w:tr>
      <w:tr w14:paraId="735EC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2606" w:type="dxa"/>
            <w:vAlign w:val="center"/>
          </w:tcPr>
          <w:p w14:paraId="5B2B0993">
            <w:pPr>
              <w:spacing w:before="40" w:after="40" w:line="240" w:lineRule="auto"/>
              <w:jc w:val="both"/>
              <w:rPr>
                <w:rFonts w:hint="eastAsia" w:ascii="Times New Roman Regular" w:hAnsi="Times New Roman Regular" w:eastAsia="仿宋_GB2312" w:cs="Times New Roman Regular"/>
                <w:lang w:eastAsia="zh-CN"/>
              </w:rPr>
            </w:pPr>
            <w:r>
              <w:rPr>
                <w:rFonts w:hint="eastAsia" w:ascii="Times New Roman Regular" w:hAnsi="Times New Roman Regular" w:eastAsia="黑体" w:cs="Times New Roman Regular"/>
                <w:b w:val="0"/>
                <w:sz w:val="21"/>
                <w:lang w:val="en-US" w:eastAsia="zh-CN"/>
              </w:rPr>
              <w:t>应用方向</w:t>
            </w:r>
          </w:p>
        </w:tc>
        <w:tc>
          <w:tcPr>
            <w:tcW w:w="6233" w:type="dxa"/>
            <w:vAlign w:val="center"/>
          </w:tcPr>
          <w:p w14:paraId="3D03C848">
            <w:pPr>
              <w:spacing w:before="40" w:after="40" w:line="240" w:lineRule="auto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□教育教学　□科研创新　</w:t>
            </w:r>
            <w:del w:id="5" w:author="陈莹珏" w:date="2026-10-15T19:14:06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delText>□</w:delText>
              </w:r>
            </w:del>
            <w:ins w:id="6" w:author="陈莹珏" w:date="2026-10-15T19:14:06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eastAsia="zh-CN"/>
                </w:rPr>
                <w:t>☑</w:t>
              </w:r>
            </w:ins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管理服务</w:t>
            </w:r>
          </w:p>
        </w:tc>
      </w:tr>
      <w:tr w14:paraId="02650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2606" w:type="dxa"/>
            <w:vAlign w:val="center"/>
          </w:tcPr>
          <w:p w14:paraId="0BC12E0A">
            <w:pPr>
              <w:spacing w:before="40" w:after="40" w:line="240" w:lineRule="auto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 w:val="0"/>
                <w:sz w:val="21"/>
              </w:rPr>
              <w:t>开发工具（任选</w:t>
            </w:r>
            <w:r>
              <w:rPr>
                <w:rFonts w:hint="eastAsia" w:ascii="Times New Roman Regular" w:hAnsi="Times New Roman Regular" w:eastAsia="黑体" w:cs="Times New Roman Regular"/>
                <w:b w:val="0"/>
                <w:sz w:val="21"/>
                <w:lang w:val="en-US" w:eastAsia="zh-CN"/>
              </w:rPr>
              <w:t>一个或多个</w:t>
            </w:r>
            <w:r>
              <w:rPr>
                <w:rFonts w:hint="default" w:ascii="Times New Roman Regular" w:hAnsi="Times New Roman Regular" w:eastAsia="黑体" w:cs="Times New Roman Regular"/>
                <w:b w:val="0"/>
                <w:sz w:val="21"/>
              </w:rPr>
              <w:t>）</w:t>
            </w:r>
          </w:p>
        </w:tc>
        <w:tc>
          <w:tcPr>
            <w:tcW w:w="6233" w:type="dxa"/>
            <w:vAlign w:val="center"/>
          </w:tcPr>
          <w:p w14:paraId="0C573470">
            <w:pPr>
              <w:spacing w:before="40" w:after="40" w:line="240" w:lineRule="auto"/>
              <w:jc w:val="both"/>
              <w:rPr>
                <w:rFonts w:hint="eastAsia" w:ascii="Times New Roman Regular" w:hAnsi="Times New Roman Regular" w:eastAsia="仿宋_GB2312" w:cs="Times New Roman Regular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 Regular" w:hAnsi="Times New Roman Regular" w:eastAsia="仿宋_GB2312" w:cs="Times New Roman Regular"/>
                <w:b w:val="0"/>
                <w:sz w:val="21"/>
                <w:lang w:eastAsia="zh-CN"/>
              </w:rPr>
              <w:t>□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教育智能体平台（</w:t>
            </w:r>
            <w:r>
              <w:rPr>
                <w:rFonts w:hint="eastAsia" w:ascii="Times New Roman Regular" w:hAnsi="Times New Roman Regular" w:cs="Times New Roman Regular"/>
                <w:b w:val="0"/>
                <w:sz w:val="21"/>
                <w:lang w:val="en-US" w:eastAsia="zh-CN"/>
              </w:rPr>
              <w:t>D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ify）</w:t>
            </w:r>
            <w:r>
              <w:rPr>
                <w:rFonts w:hint="eastAsia" w:ascii="Times New Roman Regular" w:hAnsi="Times New Roman Regular" w:cs="Times New Roman Regular"/>
                <w:b w:val="0"/>
                <w:sz w:val="21"/>
                <w:lang w:val="en-US" w:eastAsia="zh-CN"/>
              </w:rPr>
              <w:t xml:space="preserve">           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  <w:lang w:val="en-US" w:eastAsia="zh-CN"/>
              </w:rPr>
              <w:t xml:space="preserve"> </w:t>
            </w:r>
            <w:r>
              <w:rPr>
                <w:rFonts w:hint="eastAsia" w:ascii="Times New Roman Regular" w:hAnsi="Times New Roman Regular" w:eastAsia="仿宋_GB2312" w:cs="Times New Roman Regular"/>
                <w:b w:val="0"/>
                <w:sz w:val="21"/>
                <w:lang w:eastAsia="zh-CN"/>
              </w:rPr>
              <w:t>□</w:t>
            </w:r>
            <w:r>
              <w:rPr>
                <w:rFonts w:hint="eastAsia" w:ascii="Times New Roman Regular" w:hAnsi="Times New Roman Regular" w:eastAsia="仿宋_GB2312" w:cs="Times New Roman Regular"/>
                <w:b w:val="0"/>
                <w:sz w:val="21"/>
                <w:lang w:val="en-US" w:eastAsia="zh-CN"/>
              </w:rPr>
              <w:t>学在浙大</w:t>
            </w:r>
          </w:p>
          <w:p w14:paraId="78C47CD0">
            <w:pPr>
              <w:spacing w:before="40" w:after="40" w:line="240" w:lineRule="auto"/>
              <w:jc w:val="both"/>
              <w:rPr>
                <w:rFonts w:hint="default" w:ascii="Times New Roman Regular" w:hAnsi="Times New Roman Regular" w:eastAsia="仿宋_GB2312" w:cs="Times New Roman Regular"/>
                <w:lang w:val="en-US" w:eastAsia="zh-CN"/>
              </w:rPr>
            </w:pPr>
            <w:r>
              <w:rPr>
                <w:rFonts w:hint="eastAsia" w:ascii="Times New Roman Regular" w:hAnsi="Times New Roman Regular" w:eastAsia="仿宋_GB2312" w:cs="Times New Roman Regular"/>
                <w:b w:val="0"/>
                <w:sz w:val="21"/>
                <w:lang w:eastAsia="zh-CN"/>
              </w:rPr>
              <w:t>□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千问办公</w:t>
            </w:r>
            <w:r>
              <w:rPr>
                <w:rFonts w:hint="eastAsia" w:ascii="Times New Roman Regular" w:hAnsi="Times New Roman Regular" w:cs="Times New Roman Regular"/>
                <w:b w:val="0"/>
                <w:sz w:val="21"/>
                <w:lang w:val="en-US" w:eastAsia="zh-CN"/>
              </w:rPr>
              <w:t xml:space="preserve">             </w:t>
            </w:r>
            <w:r>
              <w:rPr>
                <w:rFonts w:hint="eastAsia" w:ascii="Times New Roman Regular" w:hAnsi="Times New Roman Regular" w:eastAsia="仿宋_GB2312" w:cs="Times New Roman Regular"/>
                <w:b w:val="0"/>
                <w:sz w:val="21"/>
                <w:lang w:eastAsia="zh-CN"/>
              </w:rPr>
              <w:t>□</w:t>
            </w:r>
            <w:r>
              <w:rPr>
                <w:rFonts w:hint="eastAsia" w:ascii="Times New Roman Regular" w:hAnsi="Times New Roman Regular" w:cs="Times New Roman Regular"/>
                <w:b w:val="0"/>
                <w:sz w:val="21"/>
                <w:lang w:val="en-US" w:eastAsia="zh-CN"/>
              </w:rPr>
              <w:t xml:space="preserve">Qoder            </w:t>
            </w:r>
            <w:del w:id="7" w:author="陈莹珏" w:date="2026-10-15T19:14:09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eastAsia="zh-CN"/>
                </w:rPr>
                <w:delText>□</w:delText>
              </w:r>
            </w:del>
            <w:ins w:id="8" w:author="陈莹珏" w:date="2026-10-15T19:14:09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eastAsia="zh-CN"/>
                </w:rPr>
                <w:t>☑</w:t>
              </w:r>
            </w:ins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  <w:lang w:val="en-US" w:eastAsia="zh-CN"/>
              </w:rPr>
              <w:t>其他：</w:t>
            </w:r>
            <w:ins w:id="9" w:author="陈莹珏" w:date="2026-10-17T17:56:2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  <w:lang w:val="en-US" w:eastAsia="zh-CN"/>
                </w:rPr>
                <w:t>Deepseek Harness、Codex、自研agent框架</w:t>
              </w:r>
            </w:ins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  <w:lang w:val="en-US" w:eastAsia="zh-CN"/>
              </w:rPr>
              <w:t>___________</w:t>
            </w:r>
          </w:p>
        </w:tc>
      </w:tr>
      <w:tr w14:paraId="17A14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2606" w:type="dxa"/>
            <w:vAlign w:val="center"/>
          </w:tcPr>
          <w:p w14:paraId="19031E1C">
            <w:pPr>
              <w:spacing w:before="40" w:after="40" w:line="240" w:lineRule="auto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主持人（1名，队伍共1—5人）</w:t>
            </w:r>
          </w:p>
        </w:tc>
        <w:tc>
          <w:tcPr>
            <w:tcW w:w="6233" w:type="dxa"/>
            <w:vAlign w:val="center"/>
          </w:tcPr>
          <w:p w14:paraId="308E730E">
            <w:pPr>
              <w:spacing w:before="40" w:after="40" w:line="240" w:lineRule="auto"/>
              <w:jc w:val="both"/>
              <w:rPr>
                <w:ins w:id="10" w:author="陈莹珏" w:date="2026-10-16T23:17:56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姓名：</w:t>
            </w:r>
            <w:ins w:id="11" w:author="陈莹珏" w:date="2026-10-16T23:16:25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陈莹珏</w:t>
              </w:r>
            </w:ins>
            <w:ins w:id="12" w:author="陈莹珏" w:date="2026-10-16T23:17:47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　　　</w:t>
              </w:r>
            </w:ins>
            <w:del w:id="13" w:author="陈莹珏" w:date="2026-10-16T23:16:28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delText>　　　</w:delText>
              </w:r>
            </w:del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学院/部门：</w:t>
            </w:r>
            <w:ins w:id="14" w:author="陈莹珏" w:date="2026-10-16T23:19:06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公共管理</w:t>
              </w:r>
            </w:ins>
            <w:ins w:id="15" w:author="陈莹珏" w:date="2026-10-16T23:19:07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学院</w:t>
              </w:r>
            </w:ins>
            <w:ins w:id="16" w:author="陈莹珏" w:date="2026-10-16T23:17:49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　　　</w:t>
              </w:r>
            </w:ins>
          </w:p>
          <w:p w14:paraId="78505418">
            <w:pPr>
              <w:spacing w:before="40" w:after="40" w:line="240" w:lineRule="auto"/>
              <w:jc w:val="both"/>
              <w:rPr>
                <w:rFonts w:hint="default" w:ascii="Times New Roman Regular" w:hAnsi="Times New Roman Regular" w:eastAsia="仿宋_GB2312" w:cs="Times New Roman Regular"/>
                <w:lang w:val="en-US" w:eastAsia="zh-CN"/>
              </w:rPr>
            </w:pPr>
            <w:del w:id="17" w:author="陈莹珏" w:date="2026-10-16T23:16:44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delText>　　　</w:delText>
              </w:r>
            </w:del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学号/工号：</w:t>
            </w:r>
            <w:ins w:id="18" w:author="陈莹珏" w:date="2026-10-16T23:16:32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3250</w:t>
              </w:r>
            </w:ins>
            <w:ins w:id="19" w:author="陈莹珏" w:date="2026-10-16T23:16:33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1002</w:t>
              </w:r>
            </w:ins>
            <w:ins w:id="20" w:author="陈莹珏" w:date="2026-10-16T23:16:34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76</w:t>
              </w:r>
            </w:ins>
            <w:ins w:id="21" w:author="陈莹珏" w:date="2026-10-16T23:17:51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　　　</w:t>
              </w:r>
            </w:ins>
            <w:del w:id="22" w:author="陈莹珏" w:date="2026-10-16T23:16:37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delText>　　　</w:delText>
              </w:r>
            </w:del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手机：</w:t>
            </w:r>
            <w:ins w:id="23" w:author="陈莹珏" w:date="2026-10-16T23:16:51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188</w:t>
              </w:r>
            </w:ins>
            <w:ins w:id="24" w:author="陈莹珏" w:date="2026-10-16T23:16:52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68480</w:t>
              </w:r>
            </w:ins>
            <w:ins w:id="25" w:author="陈莹珏" w:date="2026-10-16T23:16:53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533</w:t>
              </w:r>
            </w:ins>
          </w:p>
        </w:tc>
      </w:tr>
      <w:tr w14:paraId="39B07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2606" w:type="dxa"/>
            <w:vAlign w:val="center"/>
          </w:tcPr>
          <w:p w14:paraId="2EB833E9">
            <w:pPr>
              <w:spacing w:before="40" w:after="40" w:line="240" w:lineRule="auto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组员1</w:t>
            </w:r>
          </w:p>
        </w:tc>
        <w:tc>
          <w:tcPr>
            <w:tcW w:w="6233" w:type="dxa"/>
            <w:vAlign w:val="center"/>
          </w:tcPr>
          <w:p w14:paraId="5EE06B57">
            <w:pPr>
              <w:spacing w:before="40" w:after="40" w:line="240" w:lineRule="auto"/>
              <w:jc w:val="both"/>
              <w:rPr>
                <w:ins w:id="26" w:author="陈莹珏" w:date="2026-10-16T23:17:59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姓名：</w:t>
            </w:r>
            <w:ins w:id="27" w:author="陈莹珏" w:date="2026-10-16T23:17:13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贺康霖</w:t>
              </w:r>
            </w:ins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　　　学院/部门：</w:t>
            </w:r>
            <w:ins w:id="28" w:author="陈莹珏" w:date="2026-10-16T23:17:24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人工智能学院</w:t>
              </w:r>
            </w:ins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　　　</w:t>
            </w:r>
          </w:p>
          <w:p w14:paraId="5590FAE8">
            <w:pPr>
              <w:spacing w:before="40" w:after="40" w:line="240" w:lineRule="auto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学号/工号：</w:t>
            </w:r>
            <w:ins w:id="29" w:author="陈莹珏" w:date="2026-10-16T23:17:35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3</w:t>
              </w:r>
            </w:ins>
            <w:ins w:id="30" w:author="陈莹珏" w:date="2026-10-16T23:17:33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240105729</w:t>
              </w:r>
            </w:ins>
          </w:p>
        </w:tc>
      </w:tr>
      <w:tr w14:paraId="2E432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2606" w:type="dxa"/>
            <w:vAlign w:val="center"/>
          </w:tcPr>
          <w:p w14:paraId="0CC392D0">
            <w:pPr>
              <w:spacing w:before="40" w:after="40" w:line="240" w:lineRule="auto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组员2</w:t>
            </w:r>
          </w:p>
        </w:tc>
        <w:tc>
          <w:tcPr>
            <w:tcW w:w="6233" w:type="dxa"/>
            <w:vAlign w:val="center"/>
          </w:tcPr>
          <w:p w14:paraId="320775A1">
            <w:pPr>
              <w:spacing w:before="40" w:after="40" w:line="240" w:lineRule="auto"/>
              <w:jc w:val="both"/>
              <w:rPr>
                <w:ins w:id="31" w:author="陈莹珏" w:date="2026-10-16T23:18:22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姓名：</w:t>
            </w:r>
            <w:ins w:id="32" w:author="陈莹珏" w:date="2026-10-16T23:18:09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叶楚楚</w:t>
              </w:r>
            </w:ins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　　　学院/部门：</w:t>
            </w:r>
            <w:ins w:id="33" w:author="陈莹珏" w:date="2026-10-16T23:18:16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人工智能学院</w:t>
              </w:r>
            </w:ins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　　　</w:t>
            </w:r>
          </w:p>
          <w:p w14:paraId="3CC168CE">
            <w:pPr>
              <w:spacing w:before="40" w:after="40" w:line="240" w:lineRule="auto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学号/工号：</w:t>
            </w:r>
            <w:ins w:id="34" w:author="陈莹珏" w:date="2026-10-16T23:18:21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3250103307</w:t>
              </w:r>
            </w:ins>
          </w:p>
        </w:tc>
      </w:tr>
      <w:tr w14:paraId="58C16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2606" w:type="dxa"/>
            <w:vAlign w:val="center"/>
          </w:tcPr>
          <w:p w14:paraId="46CB382F">
            <w:pPr>
              <w:spacing w:before="40" w:after="40" w:line="240" w:lineRule="auto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组员3</w:t>
            </w:r>
          </w:p>
        </w:tc>
        <w:tc>
          <w:tcPr>
            <w:tcW w:w="6233" w:type="dxa"/>
            <w:vAlign w:val="center"/>
          </w:tcPr>
          <w:p w14:paraId="37D7E7B2">
            <w:pPr>
              <w:spacing w:before="40" w:after="40" w:line="240" w:lineRule="auto"/>
              <w:jc w:val="both"/>
              <w:rPr>
                <w:ins w:id="35" w:author="陈莹珏" w:date="2026-10-16T23:19:28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姓名：</w:t>
            </w:r>
            <w:ins w:id="36" w:author="陈莹珏" w:date="2026-10-16T23:19:12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范</w:t>
              </w:r>
            </w:ins>
            <w:ins w:id="37" w:author="陈莹珏" w:date="2026-10-16T23:19:14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清</w:t>
              </w:r>
            </w:ins>
            <w:ins w:id="38" w:author="陈莹珏" w:date="2026-10-16T23:19:16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岑</w:t>
              </w:r>
            </w:ins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　　　学院/部门：</w:t>
            </w:r>
            <w:ins w:id="39" w:author="陈莹珏" w:date="2026-10-16T23:19:24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公共管理</w:t>
              </w:r>
            </w:ins>
            <w:ins w:id="40" w:author="陈莹珏" w:date="2026-10-16T23:19:25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学院</w:t>
              </w:r>
            </w:ins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　　　</w:t>
            </w:r>
          </w:p>
          <w:p w14:paraId="615BE905">
            <w:pPr>
              <w:spacing w:before="40" w:after="40" w:line="240" w:lineRule="auto"/>
              <w:jc w:val="both"/>
              <w:rPr>
                <w:rFonts w:hint="default" w:ascii="Times New Roman Regular" w:hAnsi="Times New Roman Regular" w:eastAsia="仿宋_GB2312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学号/工号：</w:t>
            </w:r>
            <w:ins w:id="41" w:author="陈莹珏" w:date="2026-10-16T23:18:25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3250</w:t>
              </w:r>
            </w:ins>
            <w:ins w:id="42" w:author="陈莹珏" w:date="2026-10-16T23:18:26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1</w:t>
              </w:r>
            </w:ins>
            <w:ins w:id="43" w:author="陈莹珏" w:date="2026-10-16T23:18:27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00</w:t>
              </w:r>
            </w:ins>
            <w:ins w:id="44" w:author="陈莹珏" w:date="2026-10-16T23:18:28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08</w:t>
              </w:r>
            </w:ins>
            <w:ins w:id="45" w:author="陈莹珏" w:date="2026-10-16T23:18:29Z">
              <w:r>
                <w:rPr>
                  <w:rFonts w:hint="eastAsia" w:ascii="Times New Roman Regular" w:hAnsi="Times New Roman Regular" w:cs="Times New Roman Regular"/>
                  <w:b w:val="0"/>
                  <w:sz w:val="21"/>
                  <w:lang w:val="en-US" w:eastAsia="zh-CN"/>
                </w:rPr>
                <w:t>5</w:t>
              </w:r>
            </w:ins>
          </w:p>
        </w:tc>
      </w:tr>
      <w:tr w14:paraId="65117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2606" w:type="dxa"/>
            <w:vAlign w:val="center"/>
          </w:tcPr>
          <w:p w14:paraId="5150B1C0">
            <w:pPr>
              <w:spacing w:before="40" w:after="40" w:line="240" w:lineRule="auto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组员4</w:t>
            </w:r>
          </w:p>
        </w:tc>
        <w:tc>
          <w:tcPr>
            <w:tcW w:w="6233" w:type="dxa"/>
            <w:vAlign w:val="center"/>
          </w:tcPr>
          <w:p w14:paraId="65594EE8">
            <w:pPr>
              <w:spacing w:before="40" w:after="40" w:line="240" w:lineRule="auto"/>
              <w:jc w:val="both"/>
              <w:rPr>
                <w:ins w:id="46" w:author="陈莹珏" w:date="2026-10-16T23:19:5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姓名：</w:t>
            </w:r>
            <w:ins w:id="47" w:author="陈莹珏" w:date="2026-10-16T23:19:43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靳若涵</w:t>
              </w:r>
            </w:ins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　　　学院/部门：</w:t>
            </w:r>
            <w:ins w:id="48" w:author="陈莹珏" w:date="2026-10-16T23:19:48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电气工程学院</w:t>
              </w:r>
            </w:ins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　　　</w:t>
            </w:r>
          </w:p>
          <w:p w14:paraId="28C171B0">
            <w:pPr>
              <w:spacing w:before="40" w:after="40" w:line="240" w:lineRule="auto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学号/工号：</w:t>
            </w:r>
            <w:ins w:id="49" w:author="陈莹珏" w:date="2026-10-16T23:19:54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3250103450</w:t>
              </w:r>
            </w:ins>
          </w:p>
        </w:tc>
      </w:tr>
      <w:tr w14:paraId="03880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  <w:jc w:val="center"/>
        </w:trPr>
        <w:tc>
          <w:tcPr>
            <w:tcW w:w="2606" w:type="dxa"/>
            <w:vAlign w:val="center"/>
          </w:tcPr>
          <w:p w14:paraId="22B66A9E">
            <w:pPr>
              <w:spacing w:before="40" w:after="40" w:line="240" w:lineRule="auto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指导教师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br w:type="textWrapping"/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（学生组可邀请1名指导教师随队指导）</w:t>
            </w:r>
          </w:p>
        </w:tc>
        <w:tc>
          <w:tcPr>
            <w:tcW w:w="6233" w:type="dxa"/>
            <w:vAlign w:val="center"/>
          </w:tcPr>
          <w:p w14:paraId="2ACF1503">
            <w:pPr>
              <w:spacing w:before="40" w:after="40" w:line="240" w:lineRule="auto"/>
              <w:jc w:val="both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姓名：　　学院：　　职称：　　手机：</w:t>
            </w:r>
          </w:p>
        </w:tc>
      </w:tr>
      <w:tr w14:paraId="27AFA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2" w:hRule="atLeast"/>
          <w:jc w:val="center"/>
        </w:trPr>
        <w:tc>
          <w:tcPr>
            <w:tcW w:w="2606" w:type="dxa"/>
            <w:vAlign w:val="center"/>
          </w:tcPr>
          <w:p w14:paraId="5AE95509">
            <w:pPr>
              <w:spacing w:before="40" w:after="40" w:line="240" w:lineRule="auto"/>
              <w:jc w:val="both"/>
              <w:rPr>
                <w:rFonts w:hint="eastAsia" w:ascii="Times New Roman Regular" w:hAnsi="Times New Roman Regular" w:eastAsia="仿宋_GB2312" w:cs="Times New Roman Regular"/>
                <w:b w:val="0"/>
                <w:sz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作品简介</w:t>
            </w:r>
            <w:r>
              <w:rPr>
                <w:rFonts w:hint="eastAsia" w:ascii="Times New Roman Regular" w:hAnsi="Times New Roman Regular" w:cs="Times New Roman Regular"/>
                <w:b w:val="0"/>
                <w:sz w:val="21"/>
                <w:lang w:eastAsia="zh-CN"/>
              </w:rPr>
              <w:t>：</w:t>
            </w:r>
          </w:p>
          <w:p w14:paraId="7F31B7D1">
            <w:pPr>
              <w:spacing w:before="40" w:after="40" w:line="240" w:lineRule="auto"/>
              <w:jc w:val="both"/>
              <w:rPr>
                <w:rFonts w:hint="eastAsia" w:ascii="Times New Roman Regular" w:hAnsi="Times New Roman Regular" w:eastAsia="仿宋_GB2312" w:cs="Times New Roman Regular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sz w:val="21"/>
                <w:lang w:val="en-US" w:eastAsia="zh-CN"/>
              </w:rPr>
              <w:t>(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  <w:lang w:val="en-US" w:eastAsia="zh-CN"/>
              </w:rPr>
              <w:t>应用场景</w:t>
            </w:r>
            <w:r>
              <w:rPr>
                <w:rFonts w:hint="eastAsia" w:ascii="Times New Roman Regular" w:hAnsi="Times New Roman Regular" w:cs="Times New Roman Regular"/>
                <w:b w:val="0"/>
                <w:sz w:val="21"/>
                <w:lang w:val="en-US" w:eastAsia="zh-CN"/>
              </w:rPr>
              <w:t>、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  <w:t>解决的问题</w:t>
            </w:r>
            <w:r>
              <w:rPr>
                <w:rFonts w:hint="eastAsia" w:ascii="Times New Roman Regular" w:hAnsi="Times New Roman Regular" w:cs="Times New Roman Regular"/>
                <w:b w:val="0"/>
                <w:sz w:val="21"/>
                <w:lang w:eastAsia="zh-CN"/>
              </w:rPr>
              <w:t>、</w:t>
            </w:r>
          </w:p>
          <w:p w14:paraId="179B1EA7">
            <w:pPr>
              <w:spacing w:before="40" w:after="40" w:line="240" w:lineRule="auto"/>
              <w:jc w:val="both"/>
              <w:rPr>
                <w:rFonts w:hint="default" w:ascii="Times New Roman Regular" w:hAnsi="Times New Roman Regular" w:eastAsia="仿宋_GB2312" w:cs="Times New Roman Regular"/>
                <w:b w:val="0"/>
                <w:sz w:val="21"/>
                <w:lang w:val="en-US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sz w:val="21"/>
                <w:lang w:val="en-US" w:eastAsia="zh-CN"/>
              </w:rPr>
              <w:t>技术创新点、预期成效</w:t>
            </w:r>
            <w:r>
              <w:rPr>
                <w:rFonts w:hint="eastAsia" w:ascii="Times New Roman Regular" w:hAnsi="Times New Roman Regular" w:cs="Times New Roman Regular"/>
                <w:b w:val="0"/>
                <w:sz w:val="21"/>
                <w:lang w:val="en-US" w:eastAsia="zh-CN"/>
              </w:rPr>
              <w:t>)</w:t>
            </w:r>
          </w:p>
          <w:p w14:paraId="3DABB9EB">
            <w:pPr>
              <w:spacing w:before="40" w:after="40" w:line="240" w:lineRule="auto"/>
              <w:jc w:val="both"/>
              <w:rPr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</w:p>
        </w:tc>
        <w:tc>
          <w:tcPr>
            <w:tcW w:w="6233" w:type="dxa"/>
            <w:vAlign w:val="center"/>
          </w:tcPr>
          <w:p w14:paraId="6E44051E">
            <w:pPr>
              <w:spacing w:before="40" w:after="40" w:line="240" w:lineRule="auto"/>
              <w:jc w:val="both"/>
              <w:rPr>
                <w:ins w:id="50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ins w:id="51" w:author="陈莹珏" w:date="2026-10-17T22:18:4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一、应用场</w:t>
              </w:r>
            </w:ins>
          </w:p>
          <w:p w14:paraId="1E10F385">
            <w:pPr>
              <w:spacing w:before="40" w:after="40" w:line="240" w:lineRule="auto"/>
              <w:jc w:val="both"/>
              <w:rPr>
                <w:ins w:id="52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ins w:id="53" w:author="陈莹珏" w:date="2026-10-17T22:18:4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“引航岛”面向高校师生的校园协作需求，以志愿服务与综素活动的组织、招募和参与为核心场景，构建以 AI Agent“引航员”为主要智能交互入口的校园协作平台。</w:t>
              </w:r>
            </w:ins>
          </w:p>
          <w:p w14:paraId="63193DB9">
            <w:pPr>
              <w:spacing w:before="40" w:after="40" w:line="240" w:lineRule="auto"/>
              <w:jc w:val="both"/>
              <w:rPr>
                <w:ins w:id="54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ins w:id="55" w:author="陈莹珏" w:date="2026-10-17T22:18:4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对于组织者，Agent 根据自然语言描述理解活动构想，主动追问缺失条件，协助完善招募要求、岗位设置与执行安排。对于参与者，Agent 不仅能够查询活动信息和报名状态，还计划支持用户通过对话登记技能特长、兴趣方向及空闲时间，持续关注平台新发布的活动与任务，主动推荐符合条件的参与机会。</w:t>
              </w:r>
            </w:ins>
          </w:p>
          <w:p w14:paraId="7FAE0DED">
            <w:pPr>
              <w:spacing w:before="40" w:after="40" w:line="240" w:lineRule="auto"/>
              <w:jc w:val="both"/>
              <w:rPr>
                <w:ins w:id="56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ins w:id="57" w:author="陈莹珏" w:date="2026-10-17T22:18:4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平台围绕“需求理解—条件追问—任务规划—智能匹配—状态反馈”构建协作流程，并逐步拓展至普通互助任务、校园发现等场景。</w:t>
              </w:r>
            </w:ins>
          </w:p>
          <w:p w14:paraId="78AB90B0">
            <w:pPr>
              <w:spacing w:before="40" w:after="40" w:line="240" w:lineRule="auto"/>
              <w:jc w:val="both"/>
              <w:rPr>
                <w:ins w:id="58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</w:p>
          <w:p w14:paraId="37886F25">
            <w:pPr>
              <w:spacing w:before="40" w:after="40" w:line="240" w:lineRule="auto"/>
              <w:jc w:val="both"/>
              <w:rPr>
                <w:ins w:id="59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ins w:id="60" w:author="陈莹珏" w:date="2026-10-17T22:18:4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二、解决的问题</w:t>
              </w:r>
            </w:ins>
            <w:bookmarkStart w:id="0" w:name="_GoBack"/>
            <w:bookmarkEnd w:id="0"/>
          </w:p>
          <w:p w14:paraId="0A6C7116">
            <w:pPr>
              <w:spacing w:before="40" w:after="40" w:line="240" w:lineRule="auto"/>
              <w:jc w:val="both"/>
              <w:rPr>
                <w:ins w:id="61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ins w:id="62" w:author="陈莹珏" w:date="2026-10-17T22:18:4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校园活动组织中，初步需求往往不够完整。例如，“周末想组织一次志愿活动”，仍需明确服务内容、岗位人数、参与条件及时间安排，才能形成具体的招募方案。这些信息通常依靠组织者反复梳理和沟通。</w:t>
              </w:r>
            </w:ins>
          </w:p>
          <w:p w14:paraId="04E177F5">
            <w:pPr>
              <w:spacing w:before="40" w:after="40" w:line="240" w:lineRule="auto"/>
              <w:jc w:val="both"/>
              <w:rPr>
                <w:ins w:id="63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ins w:id="64" w:author="陈莹珏" w:date="2026-10-17T22:18:4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与此同时，学生的技能、兴趣与空闲时间各不相同，却需要主动浏览大量活动信息，逐一判断是否符合要求，容易错过适合自己的机会。报名后还需反复查询审核、候补等状态，增加信息获取成本。</w:t>
              </w:r>
            </w:ins>
          </w:p>
          <w:p w14:paraId="297CC05E">
            <w:pPr>
              <w:spacing w:before="40" w:after="40" w:line="240" w:lineRule="auto"/>
              <w:jc w:val="both"/>
              <w:rPr>
                <w:ins w:id="65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ins w:id="66" w:author="陈莹珏" w:date="2026-10-17T22:18:4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项目通过 Agent 将模糊需求转化为明确要求与执行安排，并探索基于用户偏好的持续匹配与主动提醒机制，实现从“组织者发布、学生自行寻找”向“需求智能整理、机会主动触达”的转变。</w:t>
              </w:r>
            </w:ins>
          </w:p>
          <w:p w14:paraId="6E019955">
            <w:pPr>
              <w:spacing w:before="40" w:after="40" w:line="240" w:lineRule="auto"/>
              <w:jc w:val="both"/>
              <w:rPr>
                <w:ins w:id="67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</w:p>
          <w:p w14:paraId="0C4C73A6">
            <w:pPr>
              <w:spacing w:before="40" w:after="40" w:line="240" w:lineRule="auto"/>
              <w:jc w:val="both"/>
              <w:rPr>
                <w:ins w:id="68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ins w:id="69" w:author="陈莹珏" w:date="2026-10-17T22:18:4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三、技术创新点</w:t>
              </w:r>
            </w:ins>
          </w:p>
          <w:p w14:paraId="5EDAAD86">
            <w:pPr>
              <w:spacing w:before="40" w:after="40" w:line="240" w:lineRule="auto"/>
              <w:jc w:val="both"/>
              <w:rPr>
                <w:ins w:id="70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ins w:id="71" w:author="陈莹珏" w:date="2026-10-17T22:18:4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1. 面向不完整需求的主动澄清与任务规划。 Agent 根据用户目标识别缺失条件，通过多轮追问明确时间、地点、参与要求和完成标准，生成可修改的结构化草稿，并提出阶段安排及执行步骤。现有普通任务场景已具备草稿整理和阶段建议能力，为活动规划提供实现基础。</w:t>
              </w:r>
            </w:ins>
          </w:p>
          <w:p w14:paraId="00D43983">
            <w:pPr>
              <w:spacing w:before="40" w:after="40" w:line="240" w:lineRule="auto"/>
              <w:jc w:val="both"/>
              <w:rPr>
                <w:ins w:id="72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ins w:id="73" w:author="陈莹珏" w:date="2026-10-17T22:18:4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2. 基于用户偏好的持续匹配与主动推荐。 项目拟支持用户通过自然语言提供技能、兴趣和可参与时间，经授权后保存为可更新的偏好信息。当平台出现新任务或活动时，系统结合岗位要求、活动时间与用户偏好进行匹配，主动发送提醒，并由 Agent 解释推荐依据，减少用户重复搜索和筛选的成本。</w:t>
              </w:r>
            </w:ins>
          </w:p>
          <w:p w14:paraId="0FB790A8">
            <w:pPr>
              <w:spacing w:before="40" w:after="40" w:line="240" w:lineRule="auto"/>
              <w:jc w:val="both"/>
              <w:rPr>
                <w:ins w:id="74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ins w:id="75" w:author="陈莹珏" w:date="2026-10-17T22:18:4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3. 通过工具调用连接真实业务系统。 Agent 能够根据用户问题调用相应查询工具，获取活动信息、志愿岗位、报名记录、名额及候补状态等实际数据，并依据查询结果解释参与条件、当前进展和后续事项，实现从通用问答向业务感知型服务的转变。</w:t>
              </w:r>
            </w:ins>
          </w:p>
          <w:p w14:paraId="07DCEE84">
            <w:pPr>
              <w:spacing w:before="40" w:after="40" w:line="240" w:lineRule="auto"/>
              <w:jc w:val="both"/>
              <w:rPr>
                <w:ins w:id="76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ins w:id="77" w:author="陈莹珏" w:date="2026-10-17T22:18:4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4. 人机协同的可信执行机制。 平台将 Agent 的需求理解、信息查询和辅助决策与后端业务规则相结合。Agent 生成的草稿、计划及推荐需要用户核对，正式发布、报名、审核等关键操作仍由用户或负责人在业务页面完成，并接受权限与状态校验，保证操作结果真实、可追溯。</w:t>
              </w:r>
            </w:ins>
          </w:p>
          <w:p w14:paraId="746A3EC3">
            <w:pPr>
              <w:spacing w:before="40" w:after="40" w:line="240" w:lineRule="auto"/>
              <w:jc w:val="both"/>
              <w:rPr>
                <w:ins w:id="78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</w:p>
          <w:p w14:paraId="0D6B829F">
            <w:pPr>
              <w:spacing w:before="40" w:after="40" w:line="240" w:lineRule="auto"/>
              <w:jc w:val="both"/>
              <w:rPr>
                <w:ins w:id="79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ins w:id="80" w:author="陈莹珏" w:date="2026-10-17T22:18:4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四、现有基础与预期成效</w:t>
              </w:r>
            </w:ins>
          </w:p>
          <w:p w14:paraId="272B0EB7">
            <w:pPr>
              <w:spacing w:before="40" w:after="40" w:line="240" w:lineRule="auto"/>
              <w:jc w:val="both"/>
              <w:rPr>
                <w:ins w:id="81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ins w:id="82" w:author="陈莹珏" w:date="2026-10-17T22:18:4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项目已形成初版原型，建立了普通任务、综素活动、志愿服务和校园发现等业务模块，并通过模拟数据支持完整业务流程演示。现有 Agent 已实现普通任务草稿整理、阶段建议及业务工具查询。</w:t>
              </w:r>
            </w:ins>
          </w:p>
          <w:p w14:paraId="2BC24F1B">
            <w:pPr>
              <w:spacing w:before="40" w:after="40" w:line="240" w:lineRule="auto"/>
              <w:jc w:val="both"/>
              <w:rPr>
                <w:ins w:id="83" w:author="陈莹珏" w:date="2026-10-17T22:18:45Z"/>
                <w:rFonts w:hint="default" w:ascii="Times New Roman Regular" w:hAnsi="Times New Roman Regular" w:eastAsia="仿宋_GB2312" w:cs="Times New Roman Regular"/>
                <w:b w:val="0"/>
                <w:sz w:val="21"/>
              </w:rPr>
            </w:pPr>
            <w:ins w:id="84" w:author="陈莹珏" w:date="2026-10-17T22:18:4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下一步将重点完善活动需求规划与个性化推荐能力，围绕一次志愿活动开展完整演示：组织者描述需求，Agent 协助形成招募方案；参与者登记技能与时间偏好，系统识别匹配机会并提醒；用户自主报名后，通过 Agent 查询实际参与状态。</w:t>
              </w:r>
            </w:ins>
          </w:p>
          <w:p w14:paraId="6EB2A5E5">
            <w:pPr>
              <w:spacing w:before="40" w:after="40" w:line="240" w:lineRule="auto"/>
              <w:jc w:val="both"/>
              <w:rPr>
                <w:rFonts w:hint="default" w:ascii="Times New Roman Regular" w:hAnsi="Times New Roman Regular" w:cs="Times New Roman Regular"/>
              </w:rPr>
            </w:pPr>
            <w:ins w:id="85" w:author="陈莹珏" w:date="2026-10-17T22:18:45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t>项目计划通过模拟场景和小范围试用，测试需求补全效果、推荐匹配准确性、业务查询准确性及操作耗时，评估 Agent 在降低组织沟通成本、减少信息遗漏和提升校园活动参与便利性方面的实际价值。</w:t>
              </w:r>
            </w:ins>
            <w:del w:id="86" w:author="陈莹珏" w:date="2026-10-15T19:14:22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delText>（</w:delText>
              </w:r>
            </w:del>
            <w:del w:id="87" w:author="陈莹珏" w:date="2026-10-15T19:14:21Z">
              <w:r>
                <w:rPr>
                  <w:rFonts w:hint="default" w:ascii="Times New Roman Regular" w:hAnsi="Times New Roman Regular" w:eastAsia="仿宋_GB2312" w:cs="Times New Roman Regular"/>
                  <w:b w:val="0"/>
                  <w:sz w:val="21"/>
                </w:rPr>
                <w:delText>可另附页）</w:delText>
              </w:r>
            </w:del>
          </w:p>
        </w:tc>
      </w:tr>
    </w:tbl>
    <w:p w14:paraId="47437C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jc w:val="both"/>
        <w:textAlignment w:val="auto"/>
        <w:rPr>
          <w:rFonts w:ascii="Times New Roman" w:hAnsi="Times New Roman" w:eastAsia="仿宋_GB2312"/>
          <w:b w:val="0"/>
          <w:bCs w:val="0"/>
          <w:sz w:val="32"/>
          <w:szCs w:val="32"/>
        </w:rPr>
      </w:pPr>
    </w:p>
    <w:sectPr>
      <w:footerReference r:id="rId3" w:type="default"/>
      <w:pgSz w:w="11906" w:h="16838"/>
      <w:pgMar w:top="2098" w:right="1474" w:bottom="1984" w:left="1587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 Regular">
    <w:altName w:val="Times New Roman"/>
    <w:panose1 w:val="02020803070505020304"/>
    <w:charset w:val="00"/>
    <w:family w:val="auto"/>
    <w:pitch w:val="default"/>
    <w:sig w:usb0="00000000" w:usb1="00000000" w:usb2="00000009" w:usb3="00000000" w:csb0="400001FF" w:csb1="FFFF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AB733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365442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365442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陈莹珏">
    <w15:presenceInfo w15:providerId="WPS Office" w15:userId="55291147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saveSubsetFonts/>
  <w:bordersDoNotSurroundHeader w:val="0"/>
  <w:bordersDoNotSurroundFooter w:val="0"/>
  <w:trackRevisions w:val="1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2005B8D"/>
    <w:rsid w:val="02BC0120"/>
    <w:rsid w:val="04564DE0"/>
    <w:rsid w:val="072561B6"/>
    <w:rsid w:val="072E2CF9"/>
    <w:rsid w:val="0AD007F3"/>
    <w:rsid w:val="0CA737D5"/>
    <w:rsid w:val="0CAC0DEC"/>
    <w:rsid w:val="0E395D20"/>
    <w:rsid w:val="0E5E7EC3"/>
    <w:rsid w:val="0EEC1D02"/>
    <w:rsid w:val="0FE64614"/>
    <w:rsid w:val="10702130"/>
    <w:rsid w:val="12342856"/>
    <w:rsid w:val="14C52A4A"/>
    <w:rsid w:val="15592BBD"/>
    <w:rsid w:val="15840859"/>
    <w:rsid w:val="19353F17"/>
    <w:rsid w:val="1A361CF4"/>
    <w:rsid w:val="1B851185"/>
    <w:rsid w:val="1BFA464A"/>
    <w:rsid w:val="1C735482"/>
    <w:rsid w:val="1D9758F5"/>
    <w:rsid w:val="1DA55B34"/>
    <w:rsid w:val="1DCC5EA0"/>
    <w:rsid w:val="1E8501AD"/>
    <w:rsid w:val="1EF108E0"/>
    <w:rsid w:val="1FE04BDC"/>
    <w:rsid w:val="21556F04"/>
    <w:rsid w:val="215E27C8"/>
    <w:rsid w:val="23F63846"/>
    <w:rsid w:val="24080F39"/>
    <w:rsid w:val="25D30D3F"/>
    <w:rsid w:val="267E379D"/>
    <w:rsid w:val="27076EF2"/>
    <w:rsid w:val="27441EF5"/>
    <w:rsid w:val="28180C8B"/>
    <w:rsid w:val="2A18556D"/>
    <w:rsid w:val="2BFF63EA"/>
    <w:rsid w:val="2DD92C6B"/>
    <w:rsid w:val="2E340DC2"/>
    <w:rsid w:val="2F6641B9"/>
    <w:rsid w:val="30705B08"/>
    <w:rsid w:val="30A77050"/>
    <w:rsid w:val="30FF0C3A"/>
    <w:rsid w:val="33182487"/>
    <w:rsid w:val="34BF2BBB"/>
    <w:rsid w:val="3661269F"/>
    <w:rsid w:val="3961666B"/>
    <w:rsid w:val="39E2454D"/>
    <w:rsid w:val="3A663AD8"/>
    <w:rsid w:val="3B7F4E52"/>
    <w:rsid w:val="3BF75330"/>
    <w:rsid w:val="3DAA4471"/>
    <w:rsid w:val="3F593C0C"/>
    <w:rsid w:val="3FF66FE2"/>
    <w:rsid w:val="40FB7670"/>
    <w:rsid w:val="41931232"/>
    <w:rsid w:val="41EE0F83"/>
    <w:rsid w:val="437E00E5"/>
    <w:rsid w:val="43A045C3"/>
    <w:rsid w:val="43EC504E"/>
    <w:rsid w:val="44905781"/>
    <w:rsid w:val="46853538"/>
    <w:rsid w:val="46DC1000"/>
    <w:rsid w:val="474D674C"/>
    <w:rsid w:val="478D4D9A"/>
    <w:rsid w:val="49B06B1E"/>
    <w:rsid w:val="49CC7DFC"/>
    <w:rsid w:val="4A1470AD"/>
    <w:rsid w:val="4ADC085D"/>
    <w:rsid w:val="4C270490"/>
    <w:rsid w:val="4C3434D6"/>
    <w:rsid w:val="4E33673C"/>
    <w:rsid w:val="4E481A1B"/>
    <w:rsid w:val="4FD572DE"/>
    <w:rsid w:val="508963F1"/>
    <w:rsid w:val="51917235"/>
    <w:rsid w:val="52246638"/>
    <w:rsid w:val="53862FC8"/>
    <w:rsid w:val="56EB5639"/>
    <w:rsid w:val="58270234"/>
    <w:rsid w:val="583A3465"/>
    <w:rsid w:val="58EB4BB9"/>
    <w:rsid w:val="5A7A7400"/>
    <w:rsid w:val="5CBE49A2"/>
    <w:rsid w:val="5E6DA7C0"/>
    <w:rsid w:val="5F2D6F97"/>
    <w:rsid w:val="60901B5D"/>
    <w:rsid w:val="60B66CB8"/>
    <w:rsid w:val="633E6DDC"/>
    <w:rsid w:val="63DD73CD"/>
    <w:rsid w:val="64F87534"/>
    <w:rsid w:val="67D7565F"/>
    <w:rsid w:val="68863414"/>
    <w:rsid w:val="690F51B7"/>
    <w:rsid w:val="6A615EE7"/>
    <w:rsid w:val="6B080110"/>
    <w:rsid w:val="6CA62A81"/>
    <w:rsid w:val="6CC4450B"/>
    <w:rsid w:val="6D407F66"/>
    <w:rsid w:val="6D521B17"/>
    <w:rsid w:val="6F6E3D5A"/>
    <w:rsid w:val="6FB97C2B"/>
    <w:rsid w:val="6FFD22E3"/>
    <w:rsid w:val="719D3436"/>
    <w:rsid w:val="71B41FFA"/>
    <w:rsid w:val="71FE04BF"/>
    <w:rsid w:val="74A92964"/>
    <w:rsid w:val="74F3598D"/>
    <w:rsid w:val="76445F86"/>
    <w:rsid w:val="766A61C4"/>
    <w:rsid w:val="77056FC1"/>
    <w:rsid w:val="77541655"/>
    <w:rsid w:val="7798281C"/>
    <w:rsid w:val="77BF424C"/>
    <w:rsid w:val="787D038F"/>
    <w:rsid w:val="7A5073DE"/>
    <w:rsid w:val="7A6115EB"/>
    <w:rsid w:val="7BB14B65"/>
    <w:rsid w:val="7C0A281F"/>
    <w:rsid w:val="7F6F6558"/>
    <w:rsid w:val="7FF500C7"/>
    <w:rsid w:val="7FFBE185"/>
    <w:rsid w:val="9DFF673C"/>
    <w:rsid w:val="BFFFB64A"/>
    <w:rsid w:val="DBCFACFC"/>
    <w:rsid w:val="FDFBCC7C"/>
    <w:rsid w:val="FE736B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theme="minorBidi"/>
      <w:sz w:val="32"/>
      <w:szCs w:val="32"/>
    </w:rPr>
  </w:style>
  <w:style w:type="paragraph" w:styleId="2">
    <w:name w:val="heading 1"/>
    <w:next w:val="1"/>
    <w:qFormat/>
    <w:uiPriority w:val="0"/>
    <w:rPr>
      <w:rFonts w:ascii="Times New Roman" w:hAnsi="Times New Roman" w:eastAsia="仿宋_GB2312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仿宋_GB2312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仿宋_GB2312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仿宋_GB2312" w:cstheme="minorBidi"/>
      <w:i/>
      <w:iCs/>
      <w:color w:val="2E74B5"/>
      <w:sz w:val="32"/>
      <w:szCs w:val="32"/>
    </w:rPr>
  </w:style>
  <w:style w:type="paragraph" w:styleId="6">
    <w:name w:val="heading 5"/>
    <w:next w:val="1"/>
    <w:qFormat/>
    <w:uiPriority w:val="0"/>
    <w:rPr>
      <w:rFonts w:ascii="Times New Roman" w:hAnsi="Times New Roman" w:eastAsia="仿宋_GB2312" w:cstheme="minorBidi"/>
      <w:color w:val="2E74B5"/>
      <w:sz w:val="32"/>
      <w:szCs w:val="32"/>
    </w:rPr>
  </w:style>
  <w:style w:type="paragraph" w:styleId="7">
    <w:name w:val="heading 6"/>
    <w:next w:val="1"/>
    <w:qFormat/>
    <w:uiPriority w:val="0"/>
    <w:rPr>
      <w:rFonts w:ascii="Times New Roman" w:hAnsi="Times New Roman" w:eastAsia="仿宋_GB2312" w:cstheme="minorBidi"/>
      <w:color w:val="1F4D78"/>
      <w:sz w:val="32"/>
      <w:szCs w:val="32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2"/>
    <w:semiHidden/>
    <w:unhideWhenUsed/>
    <w:qFormat/>
    <w:uiPriority w:val="99"/>
    <w:pPr>
      <w:spacing w:after="0" w:line="240" w:lineRule="auto"/>
    </w:pPr>
    <w:rPr>
      <w:rFonts w:ascii="Times New Roman" w:hAnsi="Times New Roman" w:eastAsia="仿宋_GB2312" w:cstheme="minorBidi"/>
      <w:sz w:val="20"/>
      <w:szCs w:val="20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仿宋_GB2312" w:cstheme="minorBidi"/>
      <w:sz w:val="20"/>
      <w:szCs w:val="20"/>
    </w:rPr>
  </w:style>
  <w:style w:type="paragraph" w:styleId="12">
    <w:name w:val="Normal (Web)"/>
    <w:basedOn w:val="1"/>
    <w:qFormat/>
    <w:uiPriority w:val="0"/>
    <w:rPr>
      <w:sz w:val="24"/>
    </w:rPr>
  </w:style>
  <w:style w:type="paragraph" w:styleId="13">
    <w:name w:val="Title"/>
    <w:qFormat/>
    <w:uiPriority w:val="0"/>
    <w:rPr>
      <w:rFonts w:ascii="Times New Roman" w:hAnsi="Times New Roman" w:eastAsia="仿宋_GB2312" w:cstheme="minorBidi"/>
      <w:sz w:val="56"/>
      <w:szCs w:val="56"/>
    </w:rPr>
  </w:style>
  <w:style w:type="table" w:styleId="15">
    <w:name w:val="Table Grid"/>
    <w:basedOn w:val="1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endnote reference"/>
    <w:semiHidden/>
    <w:unhideWhenUsed/>
    <w:qFormat/>
    <w:uiPriority w:val="99"/>
    <w:rPr>
      <w:vertAlign w:val="superscript"/>
    </w:rPr>
  </w:style>
  <w:style w:type="character" w:styleId="18">
    <w:name w:val="Hyperlink"/>
    <w:unhideWhenUsed/>
    <w:qFormat/>
    <w:uiPriority w:val="99"/>
    <w:rPr>
      <w:color w:val="0563C1"/>
      <w:u w:val="single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paragraph" w:styleId="20">
    <w:name w:val="List Paragraph"/>
    <w:qFormat/>
    <w:uiPriority w:val="0"/>
    <w:rPr>
      <w:rFonts w:ascii="Times New Roman" w:hAnsi="Times New Roman" w:eastAsia="仿宋_GB2312" w:cstheme="minorBidi"/>
      <w:sz w:val="32"/>
      <w:szCs w:val="32"/>
    </w:rPr>
  </w:style>
  <w:style w:type="character" w:customStyle="1" w:styleId="21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1387</Words>
  <Characters>1491</Characters>
  <TotalTime>269</TotalTime>
  <ScaleCrop>false</ScaleCrop>
  <LinksUpToDate>false</LinksUpToDate>
  <CharactersWithSpaces>1597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2026-09-17T11:01:00Z</dcterms:created>
  <dc:creator>Un-named</dc:creator>
  <cp:lastModifiedBy>陈莹珏</cp:lastModifiedBy>
  <dcterms:modified xsi:type="dcterms:W3CDTF">2026-10-17T14:20:22Z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eyJoZGlkIjoiNTUyMjY1N2Q5ZTY1ZThiYmU5NDY2NDRhNzM4ZjEyOTkiLCJ1c2VySWQiOiIxODQ0NTgwNzk1In0=</vt:lpwstr>
  </property>
  <property fmtid="{D5CDD505-2E9C-101B-9397-08002B2CF9AE}" pid="3" name="KSOProductBuildVer">
    <vt:lpwstr>2052-12.1.0.28505</vt:lpwstr>
  </property>
  <property fmtid="{D5CDD505-2E9C-101B-9397-08002B2CF9AE}" pid="4" name="ICV">
    <vt:lpwstr>13A4020A21A34551AD5099B52661EDFB_13</vt:lpwstr>
  </property>
</Properties>
</file>